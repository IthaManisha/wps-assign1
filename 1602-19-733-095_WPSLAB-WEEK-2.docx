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  <w:t xml:space="preserve">      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Week - 2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                     Creation of website using HTML and  CSS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HTML CODE: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http-equiv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"X-UA-Compatible"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"IE=edge"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assignment 6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"stylesheet"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"6.css"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"abc"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</w:p>
    <w:p w:rsidR="00000000" w:rsidDel="00000000" w:rsidP="00000000" w:rsidRDefault="00000000" w:rsidRPr="00000000" w14:paraId="0000001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"def"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"https://encrypted-tbn0.gstatic.com/images?q=tbn:ANd9GcSJTSQ5zweft84uqinzDj6BKPA1GgztmPdPIQ&amp;usqp=CAU"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</w:p>
    <w:p w:rsidR="00000000" w:rsidDel="00000000" w:rsidP="00000000" w:rsidRDefault="00000000" w:rsidRPr="00000000" w14:paraId="0000001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Orthology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Lorem ipsum dolor sit amet consectetur adipisicing elit. Molestias quaerat, necessitatibus, libero autem nostrum suscipit quis dignissimos in porro perferendis assumenda asperiores tenetur corrupti quidem inventore. Impedit quis fugiat sed.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h4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"https://en.wikipedia.org/wiki/Orthology_(language)#:~:text=Orthology%20is%20the%20study%20of,fields%20of%20learning%20come%20together."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"_blank"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Learn More...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h4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</w:p>
    <w:p w:rsidR="00000000" w:rsidDel="00000000" w:rsidP="00000000" w:rsidRDefault="00000000" w:rsidRPr="00000000" w14:paraId="0000001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"def"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ata:image/png;base64,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"Cascading Style Sheets"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"image not exists"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</w:p>
    <w:p w:rsidR="00000000" w:rsidDel="00000000" w:rsidP="00000000" w:rsidRDefault="00000000" w:rsidRPr="00000000" w14:paraId="0000001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Neurology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Lorem ipsum dolor sit amet consectetur adipisicing elit. Beatae, reiciendis nihil soluta eos vitae aspernatur ex corporis iste iure, debitis voluptate asperiores laboriosam totam ducimus blanditiis dolore magnam! Totam, iste.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h4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"https://en.wikipedia.org/wiki/Neurology"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"_blank"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Learn More...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h4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</w:p>
    <w:p w:rsidR="00000000" w:rsidDel="00000000" w:rsidP="00000000" w:rsidRDefault="00000000" w:rsidRPr="00000000" w14:paraId="0000002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"def"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ata:image/jpeg;base64,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"Bootstrap"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"image not exists"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</w:p>
    <w:p w:rsidR="00000000" w:rsidDel="00000000" w:rsidP="00000000" w:rsidRDefault="00000000" w:rsidRPr="00000000" w14:paraId="0000002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Cardiology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Lorem ipsum dolor sit amet consectetur adipisicing elit. Rerum delectus ratione necessitatibus esse id distinctio cum doloremque, sed ullam, iure et culpa tenetur maxime. Autem exercitationem saepe fugit pariatur asperiores.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h4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"https://en.wikipedia.org/wiki/Cardiology"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"_blank"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Learn More...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h4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</w:p>
    <w:p w:rsidR="00000000" w:rsidDel="00000000" w:rsidP="00000000" w:rsidRDefault="00000000" w:rsidRPr="00000000" w14:paraId="0000002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CSS CODE: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.abc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3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flex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justify-content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space-around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margin-top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3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3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max-width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30%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37em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box-shadow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gray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border-radius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4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4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font-family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Cambria, Cochin,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Georgia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Times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'Times New Roman'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serif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4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h4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4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font-weight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normal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large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4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5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text-decoration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snow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rgb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143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230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font-family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monospace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5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5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100%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40%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5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@media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screen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and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min-width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1801px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5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5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max-width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25%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6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6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x-large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6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6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@media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screen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and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max-width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1800px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6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6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max-width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30%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40em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6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6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large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6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7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@media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screen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and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max-width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1400px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7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7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max-width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30%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40em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7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7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15px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7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7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@media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screen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and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max-width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7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.abc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7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flex-direction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7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8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max-width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50%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50%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margin-bottom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8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8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@media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screen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and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max-width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8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8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small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8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8C">
      <w:pPr>
        <w:rPr>
          <w:ins w:author="thanmai sai" w:id="0" w:date="2021-09-28T18:01:48Z"/>
          <w:rFonts w:ascii="Courier New" w:cs="Courier New" w:eastAsia="Courier New" w:hAnsi="Courier New"/>
          <w:color w:val="d4d4d4"/>
          <w:sz w:val="21"/>
          <w:szCs w:val="21"/>
        </w:rPr>
      </w:pPr>
      <w:ins w:author="thanmai sai" w:id="0" w:date="2021-09-28T18:01:4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8D">
      <w:pPr>
        <w:rPr>
          <w:ins w:author="thanmai sai" w:id="0" w:date="2021-09-28T18:01:48Z"/>
          <w:rFonts w:ascii="Courier New" w:cs="Courier New" w:eastAsia="Courier New" w:hAnsi="Courier New"/>
          <w:color w:val="d4d4d4"/>
          <w:sz w:val="21"/>
          <w:szCs w:val="21"/>
        </w:rPr>
      </w:pPr>
      <w:ins w:author="thanmai sai" w:id="0" w:date="2021-09-28T18:01:4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8E">
      <w:pPr>
        <w:rPr>
          <w:ins w:author="thanmai sai" w:id="0" w:date="2021-09-28T18:01:48Z"/>
          <w:rFonts w:ascii="Courier New" w:cs="Courier New" w:eastAsia="Courier New" w:hAnsi="Courier New"/>
          <w:color w:val="d4d4d4"/>
          <w:sz w:val="21"/>
          <w:szCs w:val="21"/>
        </w:rPr>
      </w:pPr>
      <w:ins w:author="thanmai sai" w:id="0" w:date="2021-09-28T18:01:4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ins w:author="thanmai sai" w:id="1" w:date="2021-09-28T17:58:52Z"/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OUTPUT SCREENSHOTS:</w:t>
      </w:r>
      <w:ins w:author="thanmai sai" w:id="1" w:date="2021-09-28T17:58:52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ins w:author="thanmai sai" w:id="2" w:date="2021-09-28T17:59:28Z"/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</w:rPr>
        <w:drawing>
          <wp:inline distB="114300" distT="114300" distL="114300" distR="114300">
            <wp:extent cx="5881688" cy="3308449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1688" cy="33084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ins w:author="thanmai sai" w:id="2" w:date="2021-09-28T17:59:2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94">
      <w:pPr>
        <w:rPr>
          <w:ins w:author="thanmai sai" w:id="2" w:date="2021-09-28T17:59:28Z"/>
          <w:rFonts w:ascii="Times New Roman" w:cs="Times New Roman" w:eastAsia="Times New Roman" w:hAnsi="Times New Roman"/>
          <w:b w:val="1"/>
          <w:sz w:val="34"/>
          <w:szCs w:val="34"/>
        </w:rPr>
      </w:pPr>
      <w:ins w:author="thanmai sai" w:id="2" w:date="2021-09-28T17:59:2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95">
      <w:pPr>
        <w:rPr>
          <w:ins w:author="thanmai sai" w:id="2" w:date="2021-09-28T17:59:28Z"/>
          <w:rFonts w:ascii="Times New Roman" w:cs="Times New Roman" w:eastAsia="Times New Roman" w:hAnsi="Times New Roman"/>
          <w:b w:val="1"/>
          <w:sz w:val="34"/>
          <w:szCs w:val="34"/>
        </w:rPr>
      </w:pPr>
      <w:ins w:author="thanmai sai" w:id="2" w:date="2021-09-28T17:59:28Z">
        <w:r w:rsidDel="00000000" w:rsidR="00000000" w:rsidRPr="00000000">
          <w:rPr>
            <w:rFonts w:ascii="Times New Roman" w:cs="Times New Roman" w:eastAsia="Times New Roman" w:hAnsi="Times New Roman"/>
            <w:b w:val="1"/>
            <w:sz w:val="34"/>
            <w:szCs w:val="34"/>
            <w:rtl w:val="0"/>
          </w:rPr>
          <w:t xml:space="preserve">Now upon clicking on each category, it takes us to the respected page.</w:t>
        </w:r>
      </w:ins>
    </w:p>
    <w:p w:rsidR="00000000" w:rsidDel="00000000" w:rsidP="00000000" w:rsidRDefault="00000000" w:rsidRPr="00000000" w14:paraId="00000096">
      <w:pPr>
        <w:rPr>
          <w:ins w:author="thanmai sai" w:id="2" w:date="2021-09-28T17:59:28Z"/>
          <w:rFonts w:ascii="Times New Roman" w:cs="Times New Roman" w:eastAsia="Times New Roman" w:hAnsi="Times New Roman"/>
          <w:b w:val="1"/>
          <w:sz w:val="34"/>
          <w:szCs w:val="34"/>
        </w:rPr>
      </w:pPr>
      <w:ins w:author="thanmai sai" w:id="2" w:date="2021-09-28T17:59:2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97">
      <w:pPr>
        <w:rPr>
          <w:ins w:author="thanmai sai" w:id="2" w:date="2021-09-28T17:59:28Z"/>
          <w:rFonts w:ascii="Times New Roman" w:cs="Times New Roman" w:eastAsia="Times New Roman" w:hAnsi="Times New Roman"/>
          <w:b w:val="1"/>
          <w:sz w:val="34"/>
          <w:szCs w:val="34"/>
        </w:rPr>
      </w:pPr>
      <w:ins w:author="thanmai sai" w:id="2" w:date="2021-09-28T17:59:2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98">
      <w:pPr>
        <w:rPr>
          <w:ins w:author="thanmai sai" w:id="2" w:date="2021-09-28T17:59:28Z"/>
          <w:rFonts w:ascii="Times New Roman" w:cs="Times New Roman" w:eastAsia="Times New Roman" w:hAnsi="Times New Roman"/>
          <w:b w:val="1"/>
          <w:sz w:val="34"/>
          <w:szCs w:val="34"/>
        </w:rPr>
      </w:pPr>
      <w:ins w:author="thanmai sai" w:id="2" w:date="2021-09-28T17:59:28Z">
        <w:r w:rsidDel="00000000" w:rsidR="00000000" w:rsidRPr="00000000">
          <w:rPr>
            <w:rFonts w:ascii="Times New Roman" w:cs="Times New Roman" w:eastAsia="Times New Roman" w:hAnsi="Times New Roman"/>
            <w:b w:val="1"/>
            <w:sz w:val="34"/>
            <w:szCs w:val="34"/>
          </w:rPr>
          <w:drawing>
            <wp:inline distB="114300" distT="114300" distL="114300" distR="114300">
              <wp:extent cx="5876925" cy="3048000"/>
              <wp:effectExtent b="0" l="0" r="0" t="0"/>
              <wp:docPr id="3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7"/>
                      <a:srcRect b="4273" l="0" r="1121" t="455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76925" cy="30480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99">
      <w:pPr>
        <w:rPr>
          <w:ins w:author="thanmai sai" w:id="2" w:date="2021-09-28T17:59:28Z"/>
          <w:rFonts w:ascii="Times New Roman" w:cs="Times New Roman" w:eastAsia="Times New Roman" w:hAnsi="Times New Roman"/>
          <w:b w:val="1"/>
          <w:sz w:val="34"/>
          <w:szCs w:val="34"/>
        </w:rPr>
      </w:pPr>
      <w:ins w:author="thanmai sai" w:id="2" w:date="2021-09-28T17:59:2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9A">
      <w:pPr>
        <w:rPr>
          <w:ins w:author="thanmai sai" w:id="2" w:date="2021-09-28T17:59:28Z"/>
          <w:rFonts w:ascii="Times New Roman" w:cs="Times New Roman" w:eastAsia="Times New Roman" w:hAnsi="Times New Roman"/>
          <w:b w:val="1"/>
          <w:sz w:val="34"/>
          <w:szCs w:val="34"/>
        </w:rPr>
      </w:pPr>
      <w:ins w:author="thanmai sai" w:id="2" w:date="2021-09-28T17:59:2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9B">
      <w:pPr>
        <w:rPr>
          <w:ins w:author="thanmai sai" w:id="2" w:date="2021-09-28T17:59:28Z"/>
          <w:rFonts w:ascii="Times New Roman" w:cs="Times New Roman" w:eastAsia="Times New Roman" w:hAnsi="Times New Roman"/>
          <w:b w:val="1"/>
          <w:sz w:val="34"/>
          <w:szCs w:val="34"/>
        </w:rPr>
      </w:pPr>
      <w:ins w:author="thanmai sai" w:id="2" w:date="2021-09-28T17:59:28Z">
        <w:r w:rsidDel="00000000" w:rsidR="00000000" w:rsidRPr="00000000">
          <w:rPr>
            <w:rFonts w:ascii="Times New Roman" w:cs="Times New Roman" w:eastAsia="Times New Roman" w:hAnsi="Times New Roman"/>
            <w:b w:val="1"/>
            <w:sz w:val="34"/>
            <w:szCs w:val="34"/>
          </w:rPr>
          <w:drawing>
            <wp:inline distB="114300" distT="114300" distL="114300" distR="114300">
              <wp:extent cx="5943600" cy="3059802"/>
              <wp:effectExtent b="0" l="0" r="0" t="0"/>
              <wp:docPr id="2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8"/>
                      <a:srcRect b="4487" l="0" r="0" t="405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059802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9C">
      <w:pPr>
        <w:rPr>
          <w:ins w:author="thanmai sai" w:id="2" w:date="2021-09-28T17:59:28Z"/>
          <w:rFonts w:ascii="Times New Roman" w:cs="Times New Roman" w:eastAsia="Times New Roman" w:hAnsi="Times New Roman"/>
          <w:b w:val="1"/>
          <w:sz w:val="34"/>
          <w:szCs w:val="34"/>
        </w:rPr>
      </w:pPr>
      <w:ins w:author="thanmai sai" w:id="2" w:date="2021-09-28T17:59:2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ins w:author="thanmai sai" w:id="2" w:date="2021-09-28T17:59:28Z">
        <w:r w:rsidDel="00000000" w:rsidR="00000000" w:rsidRPr="00000000">
          <w:rPr>
            <w:rFonts w:ascii="Times New Roman" w:cs="Times New Roman" w:eastAsia="Times New Roman" w:hAnsi="Times New Roman"/>
            <w:b w:val="1"/>
            <w:sz w:val="34"/>
            <w:szCs w:val="34"/>
          </w:rPr>
          <w:drawing>
            <wp:inline distB="114300" distT="114300" distL="114300" distR="114300">
              <wp:extent cx="5943600" cy="3067050"/>
              <wp:effectExtent b="0" l="0" r="0" t="0"/>
              <wp:docPr id="4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9"/>
                      <a:srcRect b="3703" l="0" r="0" t="455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06705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ins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